
<file path=[Content_Types].xml><?xml version="1.0" encoding="utf-8"?>
<Types xmlns="http://schemas.openxmlformats.org/package/2006/content-types"/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v="urn:schemas-microsoft-com:vml" xmlns:m="http://schemas.openxmlformats.org/officeDocument/2006/math">
  <w:body>
    <w:p>
      <w:pPr>
        <w:pStyle w:val="Title"/>
      </w:pPr>
      <w:r>
        <w:rPr>
          <w:b/>
        </w:rPr>
        <w:t xml:space="preserve">Annual Report</w:t>
      </w:r>
    </w:p>
    <w:p>
      <w:pPr>
        <w:pStyle w:val="Subtitle"/>
      </w:pPr>
      <w:r>
        <w:rPr>
          <w:b/>
        </w:rPr>
        <w:t xml:space="preserve">A subtitle stays a paragraph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hyperlink w:anchor="_Toc1">
        <w:r>
          <w:t>Overview</w:t>
        </w:r>
        <w:r>
          <w:tab/>
        </w:r>
        <w:r>
          <w:fldChar w:fldCharType="begin"/>
        </w:r>
        <w:r>
          <w:instrText> PAGEREF _Toc1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hyperlink w:anchor="_Toc2">
        <w:r>
          <w:t>Second level by name</w:t>
        </w:r>
        <w:r>
          <w:tab/>
          <w:t>3</w:t>
        </w:r>
      </w:hyperlink>
      <w:r>
        <w:fldChar w:fldCharType="end"/>
      </w:r>
    </w:p>
    <w:sdt>
      <w:sdtPr>
        <w:docPartObj>
          <w:docPartGallery w:val="Table of Contents"/>
          <w:docPartUnique/>
        </w:docPartObj>
      </w:sdtPr>
      <w:sdtContent>
        <w:p>
          <w:r>
            <w:rPr>
              <w:b/>
            </w:rPr>
            <w:t xml:space="preserve">Contents</w:t>
          </w:r>
        </w:p>
        <w:p>
          <w:r>
            <w:rPr>
              <w:b/>
            </w:rPr>
            <w:t xml:space="preserve">Overview	2</w:t>
          </w:r>
        </w:p>
      </w:sdtContent>
    </w:sdt>
    <w:p>
      <w:r>
        <w:rPr>
          <w:b/>
        </w:rPr>
        <w:t xml:space="preserve">Before </w:t>
      </w:r>
      <w:fldSimple w:instr=" TOC \o ">
        <w:r>
          <w:t>Overview 2</w:t>
        </w:r>
      </w:fldSimple>
      <w:r>
        <w:rPr>
          <w:b/>
        </w:rPr>
        <w:t xml:space="preserve">after a simple TOC field.</w:t>
      </w:r>
    </w:p>
    <w:p>
      <w:pPr>
        <w:pStyle w:val="Heading1"/>
      </w:pPr>
      <w:r>
        <w:rPr>
          <w:b/>
        </w:rPr>
        <w:t xml:space="preserve">Overview</w:t>
      </w:r>
    </w:p>
    <w:p>
      <w:r>
        <w:rPr>
          <w:b/>
        </w:rPr>
        <w:t xml:space="preserve">Tabs	here,</w:t>
      </w:r>
      <w:r>
        <w:br/>
        <w:t>a break,</w:t>
        <w:cr/>
        <w:t>non</w:t>
        <w:noBreakHyphen/>
        <w:t>breaking and co</w:t>
        <w:softHyphen/>
        <w:t>operate.</w:t>
      </w:r>
    </w:p>
    <w:p>
      <w:r>
        <w:t xml:space="preserve">Symbols: </w:t>
        <w:sym w:font="Arial" w:char="00A9"/>
        <w:sym w:font="Calibri" w:char="F0AE"/>
        <w:sym w:font="Symbol" w:char="F0B7"/>
        <w:sym w:font="Wingdings" w:char="F0FC"/>
        <w:t xml:space="preserve"> done.</w:t>
      </w:r>
    </w:p>
    <w:p>
      <w:hyperlink r:id="rId99">
        <w:r>
          <w:t>Linked text</w:t>
        </w:r>
      </w:hyperlink>
      <w:r>
        <w:t xml:space="preserve"> and </w:t>
      </w:r>
      <w:smartTag w:element="place">
        <w:r>
          <w:t>Dublin</w:t>
        </w:r>
      </w:smartTag>
      <w:r>
        <w:t>.</w:t>
      </w:r>
    </w:p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>7</w:t>
      </w:r>
      <w:r>
        <w:fldChar w:fldCharType="end"/>
      </w:r>
      <w:r>
        <w:t xml:space="preserve"> of </w:t>
      </w:r>
      <w:fldSimple w:instr=" NUMPAGES ">
        <w:r>
          <w:t>9</w:t>
        </w:r>
      </w:fldSimple>
      <w:r>
        <w:t xml:space="preserve">; nested </w:t>
        <w:fldChar w:fldCharType="begin"/>
        <w:instrText>IF </w:instrText>
        <w:fldChar w:fldCharType="begin"/>
        <w:instrText>DATE</w:instrText>
        <w:fldChar w:fldCharType="separate"/>
        <w:t>hidden</w:t>
        <w:fldChar w:fldCharType="end"/>
        <w:instrText> = 1 "a" "b"</w:instrText>
        <w:fldChar w:fldCharType="separate"/>
        <w:t>shown</w:t>
        <w:fldChar w:fldCharType="end"/>
      </w:r>
    </w:p>
    <w:p>
      <w:r>
        <w:t xml:space="preserve">Kept </w:t>
      </w:r>
      <w:del w:id="1" w:author="A">
        <w:r>
          <w:delText>deleted </w:delText>
        </w:r>
      </w:del>
      <w:ins w:id="2" w:author="A">
        <w:r>
          <w:t xml:space="preserve">inserted </w:t>
        </w:r>
      </w:ins>
      <w:moveFrom w:id="3" w:author="A">
        <w:r>
          <w:t>moved-away </w:t>
        </w:r>
      </w:moveFrom>
      <w:moveTo w:id="4" w:author="A">
        <w:r>
          <w:t>moved-here</w:t>
        </w:r>
      </w:moveTo>
      <w:r>
        <w:t>.</w:t>
      </w:r>
    </w:p>
    <w:p>
      <w:r>
        <w:t xml:space="preserve">A claim</w:t>
      </w:r>
      <w:r>
        <w:footnoteReference w:id="1"/>
      </w:r>
      <w:r>
        <w:t xml:space="preserve"> and another</w:t>
      </w:r>
      <w:r>
        <w:endnoteReference w:id="1"/>
      </w:r>
      <w:r>
        <w:t xml:space="preserve">, again</w:t>
      </w:r>
      <w:r>
        <w:footnoteReference w:id="1"/>
      </w:r>
      <w:r>
        <w:t xml:space="preserve">; missing</w:t>
      </w:r>
      <w:r>
        <w:footnoteReference w:id="42"/>
      </w:r>
      <w:commentRangeStart w:id="0"/>
      <w:r>
        <w:t>.</w:t>
      </w:r>
      <w:r>
        <w:commentReference w:id="0"/>
      </w:r>
    </w:p>
    <w:p>
      <w:r>
        <w:rPr>
          <w:b/>
        </w:rPr>
        <w:t xml:space="preserve">Has a box:</w:t>
      </w:r>
      <w:r>
        <mc:AlternateContent>
          <mc:Choice Requires="wps">
            <w:drawing>
              <wp:anchor>
                <wps:wsp>
                  <wps:txbx>
                    <w:txbxContent>
                      <w:p>
                        <w:r>
                          <w:rPr>
                            <w:b/>
                          </w:rPr>
                          <w:t xml:space="preserve">Boxed note text.</w:t>
                        </w:r>
                      </w:p>
                    </w:txbxContent>
                  </wps:txbx>
                </wps:wsp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Boxed note text.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>
            <wp:docPr id="5" name="Picture" descr="a photo"/>
          </wp:inline>
        </w:drawing>
      </w:r>
    </w:p>
    <w:sdt>
      <w:sdtPr>
        <w:alias w:val="Block control"/>
      </w:sdtPr>
      <w:sdtContent>
        <w:p>
          <w:r>
            <w:rPr>
              <w:b/>
            </w:rPr>
            <w:t xml:space="preserve">From a content control.</w:t>
          </w:r>
        </w:p>
      </w:sdtContent>
    </w:sdt>
    <w:p>
      <w:r>
        <w:rPr>
          <w:b/>
        </w:rPr>
        <w:t xml:space="preserve">Inline </w:t>
      </w:r>
      <w:sdt>
        <w:sdtPr/>
        <w:sdtContent>
          <w:r>
            <w:t>control</w:t>
          </w:r>
        </w:sdtContent>
      </w:sdt>
      <w:r>
        <w:rPr>
          <w:b/>
        </w:rPr>
        <w:t xml:space="preserve"> text and maths </w:t>
      </w:r>
      <m:oMath>
        <m:r>
          <m:t>x+1</m:t>
        </m:r>
      </m:oMath>
    </w:p>
    <w:p>
      <w:pPr>
        <w:pStyle w:val="Chapter"/>
      </w:pPr>
      <w:r>
        <w:rPr>
          <w:b/>
        </w:rPr>
        <w:t xml:space="preserve">Chapter style inherits its outline level</w:t>
      </w:r>
    </w:p>
    <w:p>
      <w:pPr>
        <w:pStyle w:val="Heading2"/>
      </w:pPr>
      <w:r>
        <w:rPr>
          <w:b/>
        </w:rPr>
        <w:t xml:space="preserve">Second level by name</w:t>
      </w:r>
    </w:p>
    <w:p>
      <w:pPr>
        <w:pStyle w:val="Outline3"/>
      </w:pPr>
      <w:r>
        <w:rPr>
          <w:b/>
        </w:rPr>
        <w:t xml:space="preserve">Outline level three</w:t>
      </w:r>
    </w:p>
    <w:p>
      <w:pPr>
        <w:pStyle w:val="BodyText"/>
      </w:pPr>
      <w:r>
        <w:rPr>
          <w:b/>
        </w:rPr>
        <w:t xml:space="preserve">Body text with outline level 9</w:t>
      </w:r>
    </w:p>
    <w:p>
      <w:pPr>
        <w:outlineLvl w:val="1"/>
      </w:pPr>
      <w:r>
        <w:rPr>
          <w:b/>
        </w:rPr>
        <w:t xml:space="preserve">Direct outline level</w:t>
      </w:r>
    </w:p>
    <w:p>
      <w:pPr>
        <w:pStyle w:val="NoSuchStyle"/>
      </w:pPr>
      <w:r>
        <w:rPr>
          <w:b/>
        </w:rPr>
        <w:t xml:space="preserve">Unknown style falls back to Normal</w:t>
      </w:r>
    </w:p>
    <w:p/>
    <w:sectPr>
      <w:pgSz w:w="11906" w:h="16838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id="1">
    <w:p>
      <w:r>
        <w:endnoteRef/>
      </w:r>
      <w:r>
        <w:rPr>
          <w:b/>
        </w:rPr>
        <w:t xml:space="preserve"> See the appendix.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footnoteRef/>
      </w:r>
      <w:r>
        <w:rPr>
          <w:b/>
        </w:rPr>
        <w:t xml:space="preserve"> Source: the 2026 survey.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Subtitle">
    <w:name w:val="Subtitle"/>
    <w:basedOn w:val="Title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</w:style>
  <w:style w:type="paragraph" w:styleId="Chapter">
    <w:name w:val="Chapter Head"/>
    <w:basedOn w:val="Heading1"/>
  </w:style>
  <w:style w:type="paragraph" w:styleId="Outline3">
    <w:name w:val="Deep Point"/>
    <w:pPr>
      <w:outlineLvl w:val="2"/>
    </w:pPr>
  </w:style>
  <w:style w:type="paragraph" w:styleId="BodyText">
    <w:name w:val="Body Text"/>
    <w:pPr>
      <w:outlineLvl w:val="9"/>
    </w:pPr>
  </w:style>
  <w:style w:type="paragraph" w:styleId="Caption">
    <w:name w:val="caption"/>
  </w:style>
  <w:style w:type="paragraph" w:styleId="SourceCode">
    <w:name w:val="Source Code"/>
  </w:style>
  <w:style w:type="paragraph" w:styleId="HTMLPreformatted">
    <w:name w:val="HTML Preformatted"/>
  </w:style>
  <w:style w:type="character" w:styleId="Heading1Char">
    <w:name w:val="Heading 1 Char"/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footnotes" Target="footnotes.xml"/><Relationship Id="rId12" Type="http://schemas.openxmlformats.org/officeDocument/2006/relationships/endnotes" Target="endnotes.xml"/><Relationship Id="rId99" Type="http://schemas.openxmlformats.org/officeDocument/2006/relationships/hyperlink" Target="https://example.com/" TargetMode="External"/></Relationships>
</file>

<file path=docProps/core.xml><?xml version="1.0" encoding="utf-8"?>
<cp:coreProperties xmlns:cp="http://schemas.openxmlformats.org/package/2006/metadata/core-properties" xmlns:dc="http://purl.org/dc/elements/1.1/">
  <dc:title>Core title is not used</dc:title>
  <dc:creator>Fixture</dc:creator>
</cp:coreProperties>
</file>